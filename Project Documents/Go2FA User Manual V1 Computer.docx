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24557" w14:textId="77777777" w:rsidR="00EC7472" w:rsidRDefault="00EC7472">
      <w:r>
        <w:t xml:space="preserve">                                </w:t>
      </w:r>
      <w:r>
        <w:rPr>
          <w:rFonts w:ascii="Cambria" w:eastAsia="Cambria" w:hAnsi="Cambria"/>
          <w:noProof/>
        </w:rPr>
        <w:drawing>
          <wp:inline distT="0" distB="0" distL="0" distR="0" wp14:anchorId="14F41543" wp14:editId="72E07418">
            <wp:extent cx="3933825" cy="30480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FF89" w14:textId="77777777" w:rsidR="00EC7472" w:rsidRDefault="00EC7472"/>
    <w:p w14:paraId="3EA9F7F2" w14:textId="77777777" w:rsidR="00EC7472" w:rsidRDefault="00EC7472"/>
    <w:p w14:paraId="1999DC34" w14:textId="77777777" w:rsidR="00EC7472" w:rsidRDefault="00EC7472"/>
    <w:p w14:paraId="3EA16FD6" w14:textId="77777777" w:rsidR="00EC7472" w:rsidRDefault="00EC7472"/>
    <w:p w14:paraId="524C4061" w14:textId="5044172D" w:rsidR="00352DAA" w:rsidRDefault="00D37B92" w:rsidP="00EC7472">
      <w:pPr>
        <w:ind w:left="2160"/>
        <w:jc w:val="center"/>
        <w:rPr>
          <w:sz w:val="48"/>
          <w:szCs w:val="48"/>
        </w:rPr>
      </w:pPr>
      <w:r w:rsidRPr="00EC7472">
        <w:rPr>
          <w:sz w:val="48"/>
          <w:szCs w:val="48"/>
        </w:rPr>
        <w:t>Go2FA User Manual V1.0</w:t>
      </w:r>
    </w:p>
    <w:p w14:paraId="5F3A0744" w14:textId="3FDD2A74" w:rsidR="002628E7" w:rsidRPr="00EC7472" w:rsidRDefault="002628E7" w:rsidP="00EC7472">
      <w:pPr>
        <w:ind w:left="2160"/>
        <w:jc w:val="center"/>
        <w:rPr>
          <w:sz w:val="48"/>
          <w:szCs w:val="48"/>
        </w:rPr>
      </w:pPr>
      <w:r>
        <w:rPr>
          <w:sz w:val="48"/>
          <w:szCs w:val="48"/>
        </w:rPr>
        <w:t>(COMPUTER)</w:t>
      </w:r>
    </w:p>
    <w:p w14:paraId="524EA8B2" w14:textId="77777777" w:rsidR="00D37B92" w:rsidRDefault="00D37B92"/>
    <w:p w14:paraId="2EAA9E3D" w14:textId="77777777" w:rsidR="00D37B92" w:rsidRDefault="00D37B92"/>
    <w:p w14:paraId="47D1285B" w14:textId="77777777" w:rsidR="00496FD5" w:rsidRDefault="00496FD5" w:rsidP="00496FD5">
      <w:r>
        <w:t xml:space="preserve">Project Team: </w:t>
      </w:r>
      <w:r>
        <w:tab/>
      </w:r>
      <w:r w:rsidRPr="004C35FD">
        <w:t>SS18/1F</w:t>
      </w:r>
    </w:p>
    <w:p w14:paraId="31F58A33" w14:textId="77777777" w:rsidR="00D37B92" w:rsidRDefault="00D37B92"/>
    <w:p w14:paraId="71793880" w14:textId="795C8DC2" w:rsidR="00D37B92" w:rsidRPr="00841068" w:rsidRDefault="00D37B92" w:rsidP="00841068">
      <w:pPr>
        <w:rPr>
          <w:sz w:val="24"/>
          <w:szCs w:val="24"/>
        </w:rPr>
      </w:pPr>
      <w:r w:rsidRPr="00841068">
        <w:rPr>
          <w:sz w:val="24"/>
          <w:szCs w:val="24"/>
        </w:rPr>
        <w:t>Produced by:</w:t>
      </w:r>
      <w:r w:rsidR="00496FD5">
        <w:rPr>
          <w:sz w:val="24"/>
          <w:szCs w:val="24"/>
        </w:rPr>
        <w:tab/>
      </w:r>
      <w:r w:rsidRPr="00841068">
        <w:rPr>
          <w:sz w:val="24"/>
          <w:szCs w:val="24"/>
        </w:rPr>
        <w:t>Koh Hong Wei (</w:t>
      </w:r>
      <w:r w:rsidR="008308E8">
        <w:rPr>
          <w:sz w:val="24"/>
          <w:szCs w:val="24"/>
        </w:rPr>
        <w:t>5363536</w:t>
      </w:r>
      <w:r w:rsidRPr="00841068">
        <w:rPr>
          <w:sz w:val="24"/>
          <w:szCs w:val="24"/>
        </w:rPr>
        <w:t>)</w:t>
      </w:r>
    </w:p>
    <w:p w14:paraId="527980C8" w14:textId="136BAE2D" w:rsidR="00D37B92" w:rsidRPr="00841068" w:rsidRDefault="00D37B92" w:rsidP="00841068">
      <w:pPr>
        <w:rPr>
          <w:sz w:val="24"/>
          <w:szCs w:val="24"/>
        </w:rPr>
      </w:pPr>
      <w:r w:rsidRPr="00841068">
        <w:rPr>
          <w:sz w:val="24"/>
          <w:szCs w:val="24"/>
        </w:rPr>
        <w:tab/>
      </w:r>
      <w:r w:rsidRPr="00841068">
        <w:rPr>
          <w:sz w:val="24"/>
          <w:szCs w:val="24"/>
        </w:rPr>
        <w:tab/>
        <w:t>Chua Han Ming Adler (</w:t>
      </w:r>
      <w:r w:rsidR="008308E8">
        <w:rPr>
          <w:sz w:val="24"/>
          <w:szCs w:val="24"/>
        </w:rPr>
        <w:t>5710923</w:t>
      </w:r>
      <w:r w:rsidRPr="00841068">
        <w:rPr>
          <w:sz w:val="24"/>
          <w:szCs w:val="24"/>
        </w:rPr>
        <w:t>)</w:t>
      </w:r>
    </w:p>
    <w:p w14:paraId="1A4E6348" w14:textId="0E76B466" w:rsidR="00D37B92" w:rsidRPr="00841068" w:rsidRDefault="00D37B92" w:rsidP="00841068">
      <w:pPr>
        <w:rPr>
          <w:sz w:val="24"/>
          <w:szCs w:val="24"/>
        </w:rPr>
      </w:pPr>
      <w:r w:rsidRPr="00841068">
        <w:rPr>
          <w:sz w:val="24"/>
          <w:szCs w:val="24"/>
        </w:rPr>
        <w:tab/>
      </w:r>
      <w:r w:rsidRPr="00841068">
        <w:rPr>
          <w:sz w:val="24"/>
          <w:szCs w:val="24"/>
        </w:rPr>
        <w:tab/>
        <w:t>Ong Wei Hao (</w:t>
      </w:r>
      <w:r w:rsidR="008308E8">
        <w:rPr>
          <w:sz w:val="24"/>
          <w:szCs w:val="24"/>
        </w:rPr>
        <w:t>5711356</w:t>
      </w:r>
      <w:r w:rsidRPr="00841068">
        <w:rPr>
          <w:sz w:val="24"/>
          <w:szCs w:val="24"/>
        </w:rPr>
        <w:t>)</w:t>
      </w:r>
    </w:p>
    <w:p w14:paraId="4C4386D7" w14:textId="31664C7A" w:rsidR="00D37B92" w:rsidRDefault="00496FD5">
      <w:r>
        <w:t xml:space="preserve">Supervisor: </w:t>
      </w:r>
      <w:r>
        <w:tab/>
      </w:r>
      <w:r>
        <w:t>Dr Ta Nguyen Binh Duong</w:t>
      </w:r>
    </w:p>
    <w:p w14:paraId="5598BD19" w14:textId="77777777" w:rsidR="00D37B92" w:rsidRDefault="00D37B92"/>
    <w:p w14:paraId="5F9B3D80" w14:textId="77777777" w:rsidR="00D37B92" w:rsidRDefault="00D37B92"/>
    <w:p w14:paraId="61933409" w14:textId="77777777" w:rsidR="00D37B92" w:rsidRDefault="00D37B92"/>
    <w:p w14:paraId="6740239F" w14:textId="77777777" w:rsidR="00D37B92" w:rsidRDefault="00D37B92"/>
    <w:p w14:paraId="22A36940" w14:textId="77777777" w:rsidR="00D37B92" w:rsidRDefault="00D37B92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-14670412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097199" w14:textId="77777777" w:rsidR="00D37B92" w:rsidRDefault="00D37B92">
          <w:pPr>
            <w:pStyle w:val="TOCHeading"/>
          </w:pPr>
          <w:r>
            <w:t>Contents</w:t>
          </w:r>
        </w:p>
        <w:p w14:paraId="1B2FFE8D" w14:textId="745F2E2B" w:rsidR="003559F6" w:rsidRDefault="00D37B9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26790" w:history="1">
            <w:r w:rsidR="003559F6" w:rsidRPr="00133814">
              <w:rPr>
                <w:rStyle w:val="Hyperlink"/>
                <w:noProof/>
              </w:rPr>
              <w:t>1. Introduction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_Toc511226790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3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1B45306E" w14:textId="68E5BE06" w:rsidR="003559F6" w:rsidRDefault="000272A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1226791" w:history="1">
            <w:r w:rsidR="003559F6" w:rsidRPr="00133814">
              <w:rPr>
                <w:rStyle w:val="Hyperlink"/>
                <w:noProof/>
              </w:rPr>
              <w:t>2. Requirements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_Toc511226791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4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485FB132" w14:textId="3687B03B" w:rsidR="003559F6" w:rsidRDefault="000272A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1226792" w:history="1">
            <w:r w:rsidR="003559F6" w:rsidRPr="00133814">
              <w:rPr>
                <w:rStyle w:val="Hyperlink"/>
                <w:noProof/>
              </w:rPr>
              <w:t>3. Register Account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_Toc511226792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5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1A1D9EB6" w14:textId="73C3F99F" w:rsidR="003559F6" w:rsidRDefault="000272A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1226793" w:history="1">
            <w:r w:rsidR="003559F6" w:rsidRPr="00133814">
              <w:rPr>
                <w:rStyle w:val="Hyperlink"/>
                <w:noProof/>
              </w:rPr>
              <w:t>4. Log In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_Toc511226793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6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7D5E73E5" w14:textId="4872CAAB" w:rsidR="003559F6" w:rsidRDefault="000272A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1226794" w:history="1">
            <w:r w:rsidR="003559F6" w:rsidRPr="00133814">
              <w:rPr>
                <w:rStyle w:val="Hyperlink"/>
                <w:noProof/>
              </w:rPr>
              <w:t>5. Main Menu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_Toc511226794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7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2B9118D8" w14:textId="061F15A3" w:rsidR="003559F6" w:rsidRDefault="000272A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1226795" w:history="1">
            <w:r w:rsidR="003559F6" w:rsidRPr="00133814">
              <w:rPr>
                <w:rStyle w:val="Hyperlink"/>
                <w:noProof/>
              </w:rPr>
              <w:t>5.1. Lock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_Toc511226795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8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7872EBA9" w14:textId="6657F474" w:rsidR="003559F6" w:rsidRDefault="000272A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1226796" w:history="1">
            <w:r w:rsidR="003559F6" w:rsidRPr="00133814">
              <w:rPr>
                <w:rStyle w:val="Hyperlink"/>
                <w:noProof/>
              </w:rPr>
              <w:t>5.2. Unlock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_Toc511226796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11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6BC7A063" w14:textId="4B5E4C9C" w:rsidR="003559F6" w:rsidRDefault="000272A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1226797" w:history="1">
            <w:r w:rsidR="003559F6" w:rsidRPr="00133814">
              <w:rPr>
                <w:rStyle w:val="Hyperlink"/>
                <w:noProof/>
              </w:rPr>
              <w:t>5.3. View File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_Toc511226797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14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6460E8AE" w14:textId="5755EDE6" w:rsidR="003559F6" w:rsidRDefault="000272A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1226798" w:history="1">
            <w:r w:rsidR="003559F6" w:rsidRPr="00133814">
              <w:rPr>
                <w:rStyle w:val="Hyperlink"/>
                <w:noProof/>
              </w:rPr>
              <w:t>5.4. View History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_Toc511226798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15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74CB38A5" w14:textId="57E1E96E" w:rsidR="003559F6" w:rsidRDefault="000272A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1226799" w:history="1">
            <w:r w:rsidR="003559F6" w:rsidRPr="00133814">
              <w:rPr>
                <w:rStyle w:val="Hyperlink"/>
                <w:noProof/>
              </w:rPr>
              <w:t>5.4.1 View File History by Date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_Toc511226799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16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3348FF30" w14:textId="71408BD9" w:rsidR="003559F6" w:rsidRDefault="000272A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1226800" w:history="1">
            <w:r w:rsidR="003559F6" w:rsidRPr="00133814">
              <w:rPr>
                <w:rStyle w:val="Hyperlink"/>
                <w:noProof/>
              </w:rPr>
              <w:t>5.4.2 View Login History by Date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_Toc511226800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17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1272A7FC" w14:textId="007CC33B" w:rsidR="003559F6" w:rsidRDefault="000272A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1226801" w:history="1">
            <w:r w:rsidR="003559F6" w:rsidRPr="00133814">
              <w:rPr>
                <w:rStyle w:val="Hyperlink"/>
                <w:noProof/>
              </w:rPr>
              <w:t>6. Change Password</w:t>
            </w:r>
            <w:r w:rsidR="003559F6">
              <w:rPr>
                <w:noProof/>
                <w:webHidden/>
              </w:rPr>
              <w:tab/>
            </w:r>
            <w:r w:rsidR="003559F6">
              <w:rPr>
                <w:noProof/>
                <w:webHidden/>
              </w:rPr>
              <w:fldChar w:fldCharType="begin"/>
            </w:r>
            <w:r w:rsidR="003559F6">
              <w:rPr>
                <w:noProof/>
                <w:webHidden/>
              </w:rPr>
              <w:instrText xml:space="preserve"> PAGEREF _Toc511226801 \h </w:instrText>
            </w:r>
            <w:r w:rsidR="003559F6">
              <w:rPr>
                <w:noProof/>
                <w:webHidden/>
              </w:rPr>
            </w:r>
            <w:r w:rsidR="003559F6">
              <w:rPr>
                <w:noProof/>
                <w:webHidden/>
              </w:rPr>
              <w:fldChar w:fldCharType="separate"/>
            </w:r>
            <w:r w:rsidR="00D11AE1">
              <w:rPr>
                <w:noProof/>
                <w:webHidden/>
              </w:rPr>
              <w:t>18</w:t>
            </w:r>
            <w:r w:rsidR="003559F6">
              <w:rPr>
                <w:noProof/>
                <w:webHidden/>
              </w:rPr>
              <w:fldChar w:fldCharType="end"/>
            </w:r>
          </w:hyperlink>
        </w:p>
        <w:p w14:paraId="30570A71" w14:textId="38C5E6B2" w:rsidR="00D37B92" w:rsidRDefault="00D37B92">
          <w:r>
            <w:rPr>
              <w:b/>
              <w:bCs/>
              <w:noProof/>
            </w:rPr>
            <w:fldChar w:fldCharType="end"/>
          </w:r>
        </w:p>
      </w:sdtContent>
    </w:sdt>
    <w:p w14:paraId="16384DBF" w14:textId="77777777" w:rsidR="00D37B92" w:rsidRDefault="00D37B92"/>
    <w:p w14:paraId="090B50D0" w14:textId="77777777" w:rsidR="00D37B92" w:rsidRDefault="00D37B92"/>
    <w:p w14:paraId="1227E66D" w14:textId="77777777" w:rsidR="00D37B92" w:rsidRDefault="00D37B92"/>
    <w:p w14:paraId="1FBF932E" w14:textId="77777777" w:rsidR="00D37B92" w:rsidRDefault="00D37B92"/>
    <w:p w14:paraId="137E0C4D" w14:textId="77777777" w:rsidR="00D37B92" w:rsidRDefault="00D37B92"/>
    <w:p w14:paraId="65AAAF7A" w14:textId="77777777" w:rsidR="00D37B92" w:rsidRDefault="00D37B92"/>
    <w:p w14:paraId="601ABC6D" w14:textId="77777777" w:rsidR="00D37B92" w:rsidRDefault="00D37B92"/>
    <w:p w14:paraId="7CBB8B05" w14:textId="77777777" w:rsidR="00D37B92" w:rsidRDefault="00D37B92"/>
    <w:p w14:paraId="41D12E76" w14:textId="77777777" w:rsidR="00D37B92" w:rsidRDefault="00D37B92"/>
    <w:p w14:paraId="10F03139" w14:textId="77777777" w:rsidR="00D37B92" w:rsidRDefault="00D37B92"/>
    <w:p w14:paraId="699D0EB4" w14:textId="77777777" w:rsidR="00D37B92" w:rsidRDefault="00D37B92"/>
    <w:p w14:paraId="4949F5AB" w14:textId="77777777" w:rsidR="00D37B92" w:rsidRDefault="00D37B92"/>
    <w:p w14:paraId="356278A3" w14:textId="77777777" w:rsidR="00D37B92" w:rsidRDefault="00D37B92"/>
    <w:p w14:paraId="1DBAE50D" w14:textId="77777777" w:rsidR="00D37B92" w:rsidRDefault="00D37B92"/>
    <w:p w14:paraId="25F1E36A" w14:textId="77777777" w:rsidR="00D37B92" w:rsidRDefault="00D37B92"/>
    <w:p w14:paraId="4BAE1C1E" w14:textId="77777777" w:rsidR="00841068" w:rsidRDefault="00841068"/>
    <w:p w14:paraId="71799718" w14:textId="77777777" w:rsidR="00841068" w:rsidRDefault="00841068"/>
    <w:p w14:paraId="60A658A5" w14:textId="77777777" w:rsidR="00841068" w:rsidRDefault="00841068"/>
    <w:p w14:paraId="68A3A58E" w14:textId="77777777" w:rsidR="00841068" w:rsidRDefault="00841068"/>
    <w:p w14:paraId="69131CD6" w14:textId="77777777" w:rsidR="00D37B92" w:rsidRDefault="00D37B92" w:rsidP="00D37B92">
      <w:pPr>
        <w:pStyle w:val="Heading1"/>
      </w:pPr>
      <w:bookmarkStart w:id="0" w:name="_Toc511226790"/>
      <w:r>
        <w:t>1. Introduction</w:t>
      </w:r>
      <w:bookmarkEnd w:id="0"/>
    </w:p>
    <w:p w14:paraId="3312F9CF" w14:textId="2F49FC14" w:rsidR="00C3300D" w:rsidRDefault="00C3300D" w:rsidP="00C3300D">
      <w:r>
        <w:t xml:space="preserve">Welcome to </w:t>
      </w:r>
      <w:r w:rsidRPr="00841068">
        <w:rPr>
          <w:b/>
        </w:rPr>
        <w:t>go2FA User Manual</w:t>
      </w:r>
      <w:r>
        <w:rPr>
          <w:b/>
        </w:rPr>
        <w:t xml:space="preserve"> (</w:t>
      </w:r>
      <w:r>
        <w:rPr>
          <w:b/>
        </w:rPr>
        <w:t>COMPUTER</w:t>
      </w:r>
      <w:r>
        <w:rPr>
          <w:b/>
        </w:rPr>
        <w:t>)</w:t>
      </w:r>
      <w:r>
        <w:t xml:space="preserve">. The objective of this document is to allow user to understand the functionalities of go2FA application on </w:t>
      </w:r>
      <w:r>
        <w:t>both Windows and Macintosh.</w:t>
      </w:r>
      <w:r>
        <w:t xml:space="preserve"> This is a step by step user guide to ensure smooth usage of our application</w:t>
      </w:r>
      <w:r>
        <w:t>.</w:t>
      </w:r>
    </w:p>
    <w:p w14:paraId="1D463F4C" w14:textId="22766525" w:rsidR="00841068" w:rsidRDefault="00841068" w:rsidP="00841068"/>
    <w:p w14:paraId="1932F15F" w14:textId="15DDDC81" w:rsidR="00E6338B" w:rsidRDefault="00E6338B" w:rsidP="00841068"/>
    <w:p w14:paraId="7B60FEC0" w14:textId="401D655B" w:rsidR="00E6338B" w:rsidRDefault="00E6338B" w:rsidP="00841068"/>
    <w:p w14:paraId="42C624E8" w14:textId="08B438C4" w:rsidR="00E6338B" w:rsidRDefault="00E6338B" w:rsidP="00841068"/>
    <w:p w14:paraId="04F25D32" w14:textId="1602DC81" w:rsidR="00E6338B" w:rsidRDefault="00E6338B" w:rsidP="00841068"/>
    <w:p w14:paraId="06D1FA56" w14:textId="7EB90984" w:rsidR="00E6338B" w:rsidRDefault="00E6338B" w:rsidP="00841068"/>
    <w:p w14:paraId="1BAF183F" w14:textId="313C8548" w:rsidR="00E6338B" w:rsidRDefault="00E6338B" w:rsidP="00841068"/>
    <w:p w14:paraId="79D1F72A" w14:textId="00833256" w:rsidR="00E6338B" w:rsidRDefault="00E6338B" w:rsidP="00841068"/>
    <w:p w14:paraId="442EBB79" w14:textId="44289D37" w:rsidR="00E6338B" w:rsidRDefault="00E6338B" w:rsidP="00841068"/>
    <w:p w14:paraId="6524125B" w14:textId="72137891" w:rsidR="00E6338B" w:rsidRDefault="00E6338B" w:rsidP="00841068"/>
    <w:p w14:paraId="700539ED" w14:textId="1CC60221" w:rsidR="00E6338B" w:rsidRDefault="00E6338B" w:rsidP="00841068"/>
    <w:p w14:paraId="734C63CF" w14:textId="62D92AD6" w:rsidR="00E6338B" w:rsidRDefault="00E6338B" w:rsidP="00841068"/>
    <w:p w14:paraId="404D3752" w14:textId="1DDB41F3" w:rsidR="00E6338B" w:rsidRDefault="00E6338B" w:rsidP="00841068"/>
    <w:p w14:paraId="7F7DB62E" w14:textId="14C2F7AD" w:rsidR="00E6338B" w:rsidRDefault="00E6338B" w:rsidP="00841068"/>
    <w:p w14:paraId="16A47028" w14:textId="6D03F496" w:rsidR="00E6338B" w:rsidRDefault="00E6338B" w:rsidP="00841068"/>
    <w:p w14:paraId="4BCB2331" w14:textId="59FF1B22" w:rsidR="00E6338B" w:rsidRDefault="00E6338B" w:rsidP="00841068"/>
    <w:p w14:paraId="2AC0C65D" w14:textId="2DD3E78D" w:rsidR="00E6338B" w:rsidRDefault="00E6338B" w:rsidP="00841068"/>
    <w:p w14:paraId="3566CB2A" w14:textId="0417C120" w:rsidR="00E6338B" w:rsidRDefault="00E6338B" w:rsidP="00841068"/>
    <w:p w14:paraId="1E588C4B" w14:textId="51647D53" w:rsidR="00E6338B" w:rsidRDefault="00E6338B" w:rsidP="00841068"/>
    <w:p w14:paraId="1728B312" w14:textId="08757AC4" w:rsidR="00E6338B" w:rsidRDefault="00E6338B" w:rsidP="00841068"/>
    <w:p w14:paraId="1DF37970" w14:textId="66CB6961" w:rsidR="00E6338B" w:rsidRDefault="00E6338B" w:rsidP="00841068"/>
    <w:p w14:paraId="2496A321" w14:textId="66869D30" w:rsidR="00E6338B" w:rsidRDefault="00E6338B" w:rsidP="00841068"/>
    <w:p w14:paraId="5549273B" w14:textId="65625C6F" w:rsidR="00E6338B" w:rsidRDefault="00E6338B" w:rsidP="00841068"/>
    <w:p w14:paraId="098105C3" w14:textId="24705484" w:rsidR="00E6338B" w:rsidRDefault="00E6338B" w:rsidP="00841068"/>
    <w:p w14:paraId="04670DBE" w14:textId="0957FF7B" w:rsidR="00E6338B" w:rsidRDefault="00E6338B" w:rsidP="00841068"/>
    <w:p w14:paraId="0FF0D473" w14:textId="4D8406C4" w:rsidR="00E6338B" w:rsidRDefault="00E6338B" w:rsidP="00841068"/>
    <w:p w14:paraId="5D046372" w14:textId="6B85CD14" w:rsidR="00E6338B" w:rsidRDefault="00E6338B" w:rsidP="00841068"/>
    <w:p w14:paraId="071979F8" w14:textId="77777777" w:rsidR="00E6338B" w:rsidRPr="00841068" w:rsidRDefault="00E6338B" w:rsidP="00841068"/>
    <w:p w14:paraId="2AF6FC42" w14:textId="77777777" w:rsidR="00D37B92" w:rsidRDefault="00D37B92" w:rsidP="00D37B92">
      <w:pPr>
        <w:pStyle w:val="Heading1"/>
      </w:pPr>
      <w:bookmarkStart w:id="1" w:name="_Toc511226791"/>
      <w:r>
        <w:t>2. Requirements</w:t>
      </w:r>
      <w:bookmarkEnd w:id="1"/>
    </w:p>
    <w:tbl>
      <w:tblPr>
        <w:tblStyle w:val="TableGrid"/>
        <w:tblW w:w="9886" w:type="dxa"/>
        <w:jc w:val="center"/>
        <w:tblLook w:val="04A0" w:firstRow="1" w:lastRow="0" w:firstColumn="1" w:lastColumn="0" w:noHBand="0" w:noVBand="1"/>
      </w:tblPr>
      <w:tblGrid>
        <w:gridCol w:w="1331"/>
        <w:gridCol w:w="3841"/>
        <w:gridCol w:w="4714"/>
      </w:tblGrid>
      <w:tr w:rsidR="00892374" w14:paraId="6AC524F9" w14:textId="77777777" w:rsidTr="00385481">
        <w:trPr>
          <w:trHeight w:val="277"/>
          <w:jc w:val="center"/>
        </w:trPr>
        <w:tc>
          <w:tcPr>
            <w:tcW w:w="9886" w:type="dxa"/>
            <w:gridSpan w:val="3"/>
          </w:tcPr>
          <w:p w14:paraId="60384BE9" w14:textId="77777777" w:rsidR="00892374" w:rsidRPr="00385481" w:rsidRDefault="00892374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cstheme="minorHAnsi"/>
              </w:rPr>
              <w:t>Recommended System Requirements</w:t>
            </w:r>
          </w:p>
        </w:tc>
      </w:tr>
      <w:tr w:rsidR="00780E13" w14:paraId="2C72622F" w14:textId="77777777" w:rsidTr="00780E13">
        <w:trPr>
          <w:trHeight w:val="261"/>
          <w:jc w:val="center"/>
        </w:trPr>
        <w:tc>
          <w:tcPr>
            <w:tcW w:w="1331" w:type="dxa"/>
          </w:tcPr>
          <w:p w14:paraId="282863E9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</w:p>
        </w:tc>
        <w:tc>
          <w:tcPr>
            <w:tcW w:w="3841" w:type="dxa"/>
          </w:tcPr>
          <w:p w14:paraId="308DBA70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cstheme="minorHAnsi"/>
              </w:rPr>
              <w:t>Windows</w:t>
            </w:r>
          </w:p>
        </w:tc>
        <w:tc>
          <w:tcPr>
            <w:tcW w:w="4714" w:type="dxa"/>
          </w:tcPr>
          <w:p w14:paraId="48361787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cstheme="minorHAnsi"/>
              </w:rPr>
              <w:t>Macintosh</w:t>
            </w:r>
          </w:p>
        </w:tc>
      </w:tr>
      <w:tr w:rsidR="00780E13" w14:paraId="6A65BC3D" w14:textId="77777777" w:rsidTr="00780E13">
        <w:trPr>
          <w:trHeight w:val="763"/>
          <w:jc w:val="center"/>
        </w:trPr>
        <w:tc>
          <w:tcPr>
            <w:tcW w:w="1331" w:type="dxa"/>
          </w:tcPr>
          <w:p w14:paraId="3B2D7BC4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cstheme="minorHAnsi"/>
              </w:rPr>
              <w:t>Connectivity</w:t>
            </w:r>
          </w:p>
        </w:tc>
        <w:tc>
          <w:tcPr>
            <w:tcW w:w="3841" w:type="dxa"/>
          </w:tcPr>
          <w:p w14:paraId="5AF1EE1C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eastAsia="Arial" w:cstheme="minorHAnsi"/>
              </w:rPr>
              <w:t>Wi-Fi 802.11 a/b/g/n/ac)</w:t>
            </w:r>
          </w:p>
        </w:tc>
        <w:tc>
          <w:tcPr>
            <w:tcW w:w="4714" w:type="dxa"/>
          </w:tcPr>
          <w:p w14:paraId="0E489532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eastAsia="Arial" w:cstheme="minorHAnsi"/>
              </w:rPr>
              <w:t>Wi-Fi 802.11 a/b/g/n/ac)</w:t>
            </w:r>
          </w:p>
        </w:tc>
      </w:tr>
      <w:tr w:rsidR="00780E13" w14:paraId="15ED5883" w14:textId="77777777" w:rsidTr="00780E13">
        <w:trPr>
          <w:trHeight w:val="1053"/>
          <w:jc w:val="center"/>
        </w:trPr>
        <w:tc>
          <w:tcPr>
            <w:tcW w:w="1331" w:type="dxa"/>
          </w:tcPr>
          <w:p w14:paraId="5BF35191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cstheme="minorHAnsi"/>
              </w:rPr>
              <w:t>Operating System</w:t>
            </w:r>
          </w:p>
        </w:tc>
        <w:tc>
          <w:tcPr>
            <w:tcW w:w="3841" w:type="dxa"/>
          </w:tcPr>
          <w:p w14:paraId="208D069D" w14:textId="77777777" w:rsidR="00780E13" w:rsidRDefault="00780E13" w:rsidP="00385481">
            <w:pPr>
              <w:shd w:val="clear" w:color="auto" w:fill="FFFFFF"/>
              <w:spacing w:line="300" w:lineRule="atLeast"/>
              <w:ind w:left="-360"/>
              <w:jc w:val="center"/>
              <w:textAlignment w:val="baseline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             </w:t>
            </w:r>
            <w:r w:rsidRPr="00385481">
              <w:rPr>
                <w:rFonts w:eastAsia="Times New Roman" w:cstheme="minorHAnsi"/>
                <w:color w:val="000000"/>
              </w:rPr>
              <w:t xml:space="preserve">Windows OS (e.g. Windows XP, </w:t>
            </w:r>
          </w:p>
          <w:p w14:paraId="5D436DD4" w14:textId="77777777" w:rsidR="00780E13" w:rsidRPr="00385481" w:rsidRDefault="00780E13" w:rsidP="00385481">
            <w:pPr>
              <w:shd w:val="clear" w:color="auto" w:fill="FFFFFF"/>
              <w:spacing w:line="300" w:lineRule="atLeast"/>
              <w:textAlignment w:val="baseline"/>
              <w:rPr>
                <w:rFonts w:eastAsia="Times New Roman" w:cstheme="minorHAnsi"/>
                <w:color w:val="000000"/>
              </w:rPr>
            </w:pPr>
            <w:r w:rsidRPr="00385481">
              <w:rPr>
                <w:rFonts w:eastAsia="Times New Roman" w:cstheme="minorHAnsi"/>
                <w:color w:val="000000"/>
              </w:rPr>
              <w:t>Windows Vista, Windows 7, Windows 10)</w:t>
            </w:r>
          </w:p>
          <w:p w14:paraId="7ED95213" w14:textId="77777777" w:rsidR="00780E13" w:rsidRPr="00385481" w:rsidRDefault="00780E13" w:rsidP="00385481">
            <w:pPr>
              <w:shd w:val="clear" w:color="auto" w:fill="FFFFFF"/>
              <w:spacing w:line="300" w:lineRule="atLeast"/>
              <w:ind w:left="-360"/>
              <w:jc w:val="center"/>
              <w:textAlignment w:val="baseline"/>
              <w:rPr>
                <w:rFonts w:cstheme="minorHAnsi"/>
              </w:rPr>
            </w:pPr>
          </w:p>
        </w:tc>
        <w:tc>
          <w:tcPr>
            <w:tcW w:w="4714" w:type="dxa"/>
          </w:tcPr>
          <w:p w14:paraId="722EB0F7" w14:textId="77777777" w:rsidR="00780E13" w:rsidRPr="00385481" w:rsidRDefault="00780E13" w:rsidP="00385481">
            <w:pPr>
              <w:numPr>
                <w:ilvl w:val="0"/>
                <w:numId w:val="1"/>
              </w:numPr>
              <w:shd w:val="clear" w:color="auto" w:fill="FFFFFF"/>
              <w:spacing w:line="300" w:lineRule="atLeast"/>
              <w:ind w:left="0"/>
              <w:jc w:val="center"/>
              <w:textAlignment w:val="baseline"/>
              <w:rPr>
                <w:rFonts w:eastAsia="Times New Roman" w:cstheme="minorHAnsi"/>
                <w:color w:val="000000"/>
              </w:rPr>
            </w:pPr>
            <w:r w:rsidRPr="00385481">
              <w:rPr>
                <w:rFonts w:eastAsia="Times New Roman" w:cstheme="minorHAnsi"/>
                <w:color w:val="000000"/>
              </w:rPr>
              <w:t>Mac OS (e.g. Mac OS X or above)</w:t>
            </w:r>
          </w:p>
          <w:p w14:paraId="0447DC8F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</w:p>
        </w:tc>
      </w:tr>
      <w:tr w:rsidR="00780E13" w14:paraId="2697F14F" w14:textId="77777777" w:rsidTr="00780E13">
        <w:trPr>
          <w:trHeight w:val="261"/>
          <w:jc w:val="center"/>
        </w:trPr>
        <w:tc>
          <w:tcPr>
            <w:tcW w:w="1331" w:type="dxa"/>
          </w:tcPr>
          <w:p w14:paraId="4D6961E5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cstheme="minorHAnsi"/>
              </w:rPr>
              <w:t>RAM</w:t>
            </w:r>
          </w:p>
        </w:tc>
        <w:tc>
          <w:tcPr>
            <w:tcW w:w="3841" w:type="dxa"/>
          </w:tcPr>
          <w:p w14:paraId="5EDD72E5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cstheme="minorHAnsi"/>
              </w:rPr>
              <w:t>1GB</w:t>
            </w:r>
          </w:p>
        </w:tc>
        <w:tc>
          <w:tcPr>
            <w:tcW w:w="4714" w:type="dxa"/>
          </w:tcPr>
          <w:p w14:paraId="708D99D3" w14:textId="77777777" w:rsidR="00780E13" w:rsidRPr="00385481" w:rsidRDefault="00780E13" w:rsidP="00385481">
            <w:pPr>
              <w:jc w:val="center"/>
              <w:rPr>
                <w:rFonts w:cstheme="minorHAnsi"/>
              </w:rPr>
            </w:pPr>
            <w:r w:rsidRPr="00385481">
              <w:rPr>
                <w:rFonts w:cstheme="minorHAnsi"/>
              </w:rPr>
              <w:t>1GB</w:t>
            </w:r>
          </w:p>
        </w:tc>
      </w:tr>
    </w:tbl>
    <w:p w14:paraId="2E11317B" w14:textId="71B67E4B" w:rsidR="00892374" w:rsidRDefault="00892374" w:rsidP="00892374"/>
    <w:p w14:paraId="0117FD29" w14:textId="1057AF64" w:rsidR="003938E0" w:rsidRDefault="003938E0" w:rsidP="00892374"/>
    <w:p w14:paraId="0EF04A3A" w14:textId="7294FBE9" w:rsidR="003938E0" w:rsidRDefault="003938E0" w:rsidP="00892374"/>
    <w:p w14:paraId="58911BA5" w14:textId="247D3399" w:rsidR="003938E0" w:rsidRDefault="003938E0" w:rsidP="00892374"/>
    <w:p w14:paraId="723138EA" w14:textId="16E11964" w:rsidR="003938E0" w:rsidRDefault="003938E0" w:rsidP="00892374"/>
    <w:p w14:paraId="5497BFDC" w14:textId="1302563E" w:rsidR="003938E0" w:rsidRDefault="003938E0" w:rsidP="00892374"/>
    <w:p w14:paraId="5BB35686" w14:textId="2B144F62" w:rsidR="003938E0" w:rsidRDefault="003938E0" w:rsidP="00892374"/>
    <w:p w14:paraId="45361B53" w14:textId="7AD5382E" w:rsidR="003938E0" w:rsidRDefault="003938E0" w:rsidP="00892374"/>
    <w:p w14:paraId="60D944DB" w14:textId="6ABFDB8D" w:rsidR="003938E0" w:rsidRDefault="003938E0" w:rsidP="00892374"/>
    <w:p w14:paraId="04E528F1" w14:textId="7AEF0409" w:rsidR="003938E0" w:rsidRDefault="003938E0" w:rsidP="00892374"/>
    <w:p w14:paraId="3E7AD3FE" w14:textId="0150DC64" w:rsidR="00E6338B" w:rsidRDefault="00E6338B" w:rsidP="00892374"/>
    <w:p w14:paraId="16238EFE" w14:textId="7721E022" w:rsidR="00E6338B" w:rsidRDefault="00E6338B" w:rsidP="00892374"/>
    <w:p w14:paraId="69230191" w14:textId="77DA95C0" w:rsidR="00E6338B" w:rsidRDefault="00E6338B" w:rsidP="00892374"/>
    <w:p w14:paraId="17AFDA98" w14:textId="77777777" w:rsidR="00E6338B" w:rsidRPr="00892374" w:rsidRDefault="00E6338B" w:rsidP="00892374"/>
    <w:p w14:paraId="64A3F4A1" w14:textId="77777777" w:rsidR="00D37B92" w:rsidRDefault="00D37B92" w:rsidP="00D37B92">
      <w:pPr>
        <w:pStyle w:val="Heading1"/>
      </w:pPr>
      <w:bookmarkStart w:id="2" w:name="_Toc511226792"/>
      <w:r>
        <w:lastRenderedPageBreak/>
        <w:t>3. Register Account</w:t>
      </w:r>
      <w:bookmarkEnd w:id="2"/>
    </w:p>
    <w:p w14:paraId="00ECA021" w14:textId="77DA3A68" w:rsidR="00385481" w:rsidRDefault="003938E0" w:rsidP="003938E0">
      <w:pPr>
        <w:jc w:val="center"/>
      </w:pPr>
      <w:ins w:id="3" w:author="Weihao" w:date="2018-04-11T15:07:00Z">
        <w:r>
          <w:rPr>
            <w:noProof/>
          </w:rPr>
          <w:drawing>
            <wp:inline distT="0" distB="0" distL="0" distR="0" wp14:anchorId="4E1A2130" wp14:editId="30189D81">
              <wp:extent cx="4448175" cy="259830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93142" cy="26245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13017F9" w14:textId="7E3CB1D9" w:rsidR="003938E0" w:rsidRDefault="003938E0" w:rsidP="00E64523">
      <w:pPr>
        <w:jc w:val="center"/>
      </w:pPr>
      <w:r>
        <w:t>This is the Register Account page for Windows and Macintosh OS.</w:t>
      </w:r>
    </w:p>
    <w:p w14:paraId="797FC1C6" w14:textId="09FFA990" w:rsidR="003938E0" w:rsidRDefault="009676D5" w:rsidP="009676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89572C" wp14:editId="3CF95416">
                <wp:simplePos x="0" y="0"/>
                <wp:positionH relativeFrom="column">
                  <wp:posOffset>4695825</wp:posOffset>
                </wp:positionH>
                <wp:positionV relativeFrom="paragraph">
                  <wp:posOffset>1810385</wp:posOffset>
                </wp:positionV>
                <wp:extent cx="1545590" cy="16859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275E7" w14:textId="10C636E1" w:rsidR="009676D5" w:rsidRPr="00385481" w:rsidRDefault="009676D5" w:rsidP="00E64523">
                            <w:pPr>
                              <w:jc w:val="center"/>
                            </w:pPr>
                            <w:r>
                              <w:t>Upon entering the desire Username and Password for account registration, a prompt will appear indicating that the account has been created successful.</w:t>
                            </w:r>
                          </w:p>
                          <w:p w14:paraId="4395A11C" w14:textId="4874F7DB" w:rsidR="009676D5" w:rsidRDefault="009676D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8957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9.75pt;margin-top:142.55pt;width:121.7pt;height:132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" stroked="f">
                <v:textbox>
                  <w:txbxContent>
                    <w:p w14:paraId="393275E7" w14:textId="10C636E1" w:rsidR="009676D5" w:rsidRPr="00385481" w:rsidRDefault="009676D5" w:rsidP="00E64523">
                      <w:pPr>
                        <w:jc w:val="center"/>
                      </w:pPr>
                      <w:r>
                        <w:t>Upon entering the desire Username and Password for account registration, a prompt will appear indicating that the account has been created successful.</w:t>
                      </w:r>
                    </w:p>
                    <w:p w14:paraId="4395A11C" w14:textId="4874F7DB" w:rsidR="009676D5" w:rsidRDefault="009676D5"/>
                  </w:txbxContent>
                </v:textbox>
                <w10:wrap type="square"/>
              </v:shape>
            </w:pict>
          </mc:Fallback>
        </mc:AlternateContent>
      </w:r>
      <w:r w:rsidR="003938E0">
        <w:rPr>
          <w:noProof/>
        </w:rPr>
        <w:drawing>
          <wp:inline distT="0" distB="0" distL="0" distR="0" wp14:anchorId="3358E246" wp14:editId="5E7A2351">
            <wp:extent cx="4455707" cy="2628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80" cy="267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BB874" wp14:editId="774CE77F">
            <wp:extent cx="4455160" cy="261652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15" cy="265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CB16" w14:textId="441BAC27" w:rsidR="00D37B92" w:rsidRDefault="00D37B92" w:rsidP="00D37B92">
      <w:pPr>
        <w:pStyle w:val="Heading1"/>
      </w:pPr>
      <w:bookmarkStart w:id="4" w:name="_Toc511226793"/>
      <w:r>
        <w:lastRenderedPageBreak/>
        <w:t>4. Log In</w:t>
      </w:r>
      <w:bookmarkEnd w:id="4"/>
    </w:p>
    <w:p w14:paraId="74A83E0A" w14:textId="6432A760" w:rsidR="009676D5" w:rsidRDefault="009676D5" w:rsidP="009676D5">
      <w:pPr>
        <w:jc w:val="center"/>
      </w:pPr>
      <w:r>
        <w:rPr>
          <w:noProof/>
        </w:rPr>
        <w:drawing>
          <wp:inline distT="0" distB="0" distL="0" distR="0" wp14:anchorId="46D8BD1B" wp14:editId="216614A4">
            <wp:extent cx="431063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59" cy="254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F8E0" w14:textId="466D0EA5" w:rsidR="009676D5" w:rsidRDefault="009676D5" w:rsidP="00E64523">
      <w:pPr>
        <w:jc w:val="center"/>
      </w:pPr>
      <w:r>
        <w:t>This is the log in page when the application is launch, simply key in the Username and Password that has been created to use our system.</w:t>
      </w:r>
    </w:p>
    <w:p w14:paraId="60D79BEB" w14:textId="5997AEC7" w:rsidR="009676D5" w:rsidRDefault="009676D5" w:rsidP="009676D5">
      <w:pPr>
        <w:jc w:val="center"/>
      </w:pPr>
      <w:r>
        <w:rPr>
          <w:noProof/>
        </w:rPr>
        <w:drawing>
          <wp:inline distT="0" distB="0" distL="0" distR="0" wp14:anchorId="0879BFCB" wp14:editId="2CFBF94C">
            <wp:extent cx="4309363" cy="2543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720" cy="256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DDCA" w14:textId="7E1B1B08" w:rsidR="009676D5" w:rsidRDefault="009676D5" w:rsidP="00E64523">
      <w:pPr>
        <w:jc w:val="center"/>
      </w:pPr>
      <w:r>
        <w:t>When successful logged in, system will prompt a message indicating if you would like to register your account to this computer</w:t>
      </w:r>
      <w:r w:rsidR="00870FEF">
        <w:t>.</w:t>
      </w:r>
      <w:bookmarkStart w:id="5" w:name="_GoBack"/>
      <w:bookmarkEnd w:id="5"/>
    </w:p>
    <w:p w14:paraId="7AB1744A" w14:textId="1E75389F" w:rsidR="009676D5" w:rsidRDefault="009676D5" w:rsidP="00E64523">
      <w:pPr>
        <w:jc w:val="center"/>
      </w:pPr>
      <w:r>
        <w:t>Note that if your account is tagged to a computer, your account cannot be used on another computer that isn’t registered as one account can only be tagged to one computer.</w:t>
      </w:r>
    </w:p>
    <w:p w14:paraId="1209FF63" w14:textId="67B9F62F" w:rsidR="009676D5" w:rsidRDefault="009676D5" w:rsidP="009676D5">
      <w:pPr>
        <w:jc w:val="center"/>
      </w:pPr>
      <w:r>
        <w:rPr>
          <w:noProof/>
        </w:rPr>
        <w:lastRenderedPageBreak/>
        <w:drawing>
          <wp:inline distT="0" distB="0" distL="0" distR="0" wp14:anchorId="2CDE03CD" wp14:editId="441EAC04">
            <wp:extent cx="4411360" cy="25908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68" cy="260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5605" w14:textId="75477042" w:rsidR="009676D5" w:rsidRPr="009676D5" w:rsidRDefault="009676D5" w:rsidP="009676D5">
      <w:pPr>
        <w:jc w:val="center"/>
      </w:pPr>
      <w:r>
        <w:t xml:space="preserve">A welcome message will be displayed when you have successful logged into our system. </w:t>
      </w:r>
    </w:p>
    <w:p w14:paraId="5BC6CE34" w14:textId="50AA7CCD" w:rsidR="00D37B92" w:rsidRDefault="00D37B92" w:rsidP="00D37B92">
      <w:pPr>
        <w:pStyle w:val="Heading1"/>
      </w:pPr>
      <w:bookmarkStart w:id="6" w:name="_Toc511226794"/>
      <w:r>
        <w:t>5. Main Menu</w:t>
      </w:r>
      <w:bookmarkEnd w:id="6"/>
    </w:p>
    <w:p w14:paraId="3782A2CF" w14:textId="49BD7CF6" w:rsidR="009676D5" w:rsidRDefault="009676D5" w:rsidP="009676D5">
      <w:pPr>
        <w:jc w:val="center"/>
      </w:pPr>
      <w:r>
        <w:rPr>
          <w:noProof/>
        </w:rPr>
        <w:drawing>
          <wp:inline distT="0" distB="0" distL="0" distR="0" wp14:anchorId="7F5C3826" wp14:editId="7AB9ECC7">
            <wp:extent cx="4581525" cy="2803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531" cy="280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512D" w14:textId="28DF7C1C" w:rsidR="009676D5" w:rsidRPr="009676D5" w:rsidRDefault="009676D5" w:rsidP="009676D5">
      <w:pPr>
        <w:jc w:val="center"/>
      </w:pPr>
      <w:r>
        <w:t xml:space="preserve">After logging in, welcome to our application’s main menu. This is where you </w:t>
      </w:r>
      <w:r w:rsidR="00E64523">
        <w:t>can</w:t>
      </w:r>
      <w:r>
        <w:t xml:space="preserve"> select functions provided by our application to help protect your files.</w:t>
      </w:r>
    </w:p>
    <w:p w14:paraId="74E1839B" w14:textId="1F341CBC" w:rsidR="00D37B92" w:rsidRDefault="00D37B92" w:rsidP="00D37B92">
      <w:pPr>
        <w:pStyle w:val="Heading2"/>
      </w:pPr>
      <w:bookmarkStart w:id="7" w:name="_Toc511226795"/>
      <w:r>
        <w:lastRenderedPageBreak/>
        <w:t>5.1. Lock</w:t>
      </w:r>
      <w:bookmarkEnd w:id="7"/>
    </w:p>
    <w:p w14:paraId="2D3F22F7" w14:textId="0E666E4D" w:rsidR="00E64523" w:rsidRDefault="00E64523" w:rsidP="00E64523">
      <w:pPr>
        <w:jc w:val="center"/>
      </w:pPr>
      <w:r>
        <w:rPr>
          <w:noProof/>
        </w:rPr>
        <w:drawing>
          <wp:inline distT="0" distB="0" distL="0" distR="0" wp14:anchorId="5DBF65FC" wp14:editId="4AF404BC">
            <wp:extent cx="4530574" cy="277112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21" cy="277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36D3" w14:textId="424B9D07" w:rsidR="00E64523" w:rsidRDefault="00E64523" w:rsidP="00E64523">
      <w:pPr>
        <w:jc w:val="center"/>
      </w:pPr>
      <w:r>
        <w:t>This page will appear when you select our LOCK function. This page lets you select file from a directory in your computer which you want to secure and lock.</w:t>
      </w:r>
    </w:p>
    <w:p w14:paraId="5F70D57F" w14:textId="06406DA0" w:rsidR="00E64523" w:rsidRDefault="00E64523" w:rsidP="00E645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3A59A5" wp14:editId="70C7AF3A">
                <wp:simplePos x="0" y="0"/>
                <wp:positionH relativeFrom="page">
                  <wp:posOffset>5219700</wp:posOffset>
                </wp:positionH>
                <wp:positionV relativeFrom="paragraph">
                  <wp:posOffset>2027555</wp:posOffset>
                </wp:positionV>
                <wp:extent cx="1622425" cy="111442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2425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012C7" w14:textId="0B920558" w:rsidR="00E64523" w:rsidRDefault="00E64523">
                            <w:r>
                              <w:t>As you can see from the images on the left, you can select individual file in your selected 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A59A5" id="_x0000_s1027" type="#_x0000_t202" style="position:absolute;margin-left:411pt;margin-top:159.65pt;width:127.75pt;height:87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" filled="f" stroked="f">
                <v:textbox>
                  <w:txbxContent>
                    <w:p w14:paraId="229012C7" w14:textId="0B920558" w:rsidR="00E64523" w:rsidRDefault="00E64523">
                      <w:r>
                        <w:t>As you can see from the images on the left, you can select individual file in your selected directory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8A214A" wp14:editId="62D93496">
            <wp:extent cx="4133850" cy="252512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56" cy="253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FD6AF" wp14:editId="16FBAFA0">
            <wp:extent cx="4164877" cy="25622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20" cy="256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464C" w14:textId="06F38F17" w:rsidR="00E64523" w:rsidRDefault="00E64523" w:rsidP="00E64523">
      <w:pPr>
        <w:jc w:val="center"/>
      </w:pPr>
      <w:r>
        <w:rPr>
          <w:noProof/>
        </w:rPr>
        <w:lastRenderedPageBreak/>
        <w:drawing>
          <wp:inline distT="0" distB="0" distL="0" distR="0" wp14:anchorId="3695C9FD" wp14:editId="1F51248A">
            <wp:extent cx="4229100" cy="25985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48" cy="26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075F" w14:textId="5F78CBFF" w:rsidR="00E64523" w:rsidRDefault="00E64523" w:rsidP="00E64523">
      <w:pPr>
        <w:jc w:val="center"/>
      </w:pPr>
      <w:r>
        <w:t>After you decided to lock the file in your path directory, a QRCode will appear and this is when you will need our mobile application to generate the OTP using the scanner.</w:t>
      </w:r>
    </w:p>
    <w:p w14:paraId="3836EA4D" w14:textId="41F8E71E" w:rsidR="00E64523" w:rsidRDefault="00E64523" w:rsidP="00E64523">
      <w:pPr>
        <w:jc w:val="center"/>
      </w:pPr>
      <w:r>
        <w:t>The OTP in the QRCode is cryptographically secured and can only be decrypted using our mobi</w:t>
      </w:r>
      <w:r w:rsidR="00E6338B">
        <w:t xml:space="preserve">le application scanner. </w:t>
      </w:r>
    </w:p>
    <w:p w14:paraId="04C741CB" w14:textId="49429CF0" w:rsidR="00E6338B" w:rsidRDefault="00E6338B" w:rsidP="00E64523">
      <w:pPr>
        <w:jc w:val="center"/>
      </w:pPr>
      <w:r>
        <w:rPr>
          <w:noProof/>
        </w:rPr>
        <w:drawing>
          <wp:inline distT="0" distB="0" distL="0" distR="0" wp14:anchorId="1510A747" wp14:editId="35383B2A">
            <wp:extent cx="4295775" cy="26309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27" cy="263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857F" w14:textId="13A6CFF4" w:rsidR="00E6338B" w:rsidRDefault="00E6338B" w:rsidP="00E64523">
      <w:pPr>
        <w:jc w:val="center"/>
      </w:pPr>
      <w:r>
        <w:t>Enter the OTP that is generated from the scanner on our mobile application</w:t>
      </w:r>
    </w:p>
    <w:p w14:paraId="01847F96" w14:textId="697DC69C" w:rsidR="00E6338B" w:rsidRDefault="00E6338B" w:rsidP="00E64523">
      <w:pPr>
        <w:jc w:val="center"/>
      </w:pPr>
      <w:r>
        <w:rPr>
          <w:noProof/>
        </w:rPr>
        <w:lastRenderedPageBreak/>
        <w:drawing>
          <wp:inline distT="0" distB="0" distL="0" distR="0" wp14:anchorId="5ADD7D40" wp14:editId="17105AF2">
            <wp:extent cx="4696719" cy="28765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96" cy="288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4091" w14:textId="72065268" w:rsidR="00E6338B" w:rsidRDefault="00E6338B" w:rsidP="00E64523">
      <w:pPr>
        <w:jc w:val="center"/>
      </w:pPr>
      <w:r>
        <w:t xml:space="preserve">Your file will be lock in our system successfully. </w:t>
      </w:r>
    </w:p>
    <w:p w14:paraId="588ACD1D" w14:textId="724C0C45" w:rsidR="00E6338B" w:rsidRDefault="00E6338B" w:rsidP="00E64523">
      <w:pPr>
        <w:jc w:val="center"/>
      </w:pPr>
      <w:r>
        <w:rPr>
          <w:noProof/>
        </w:rPr>
        <w:drawing>
          <wp:inline distT="0" distB="0" distL="0" distR="0" wp14:anchorId="5093E0AE" wp14:editId="2FAD4F9B">
            <wp:extent cx="4695825" cy="286988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62" cy="28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2137" w14:textId="77777777" w:rsidR="00A203F3" w:rsidRDefault="00A203F3" w:rsidP="00A203F3">
      <w:pPr>
        <w:jc w:val="center"/>
      </w:pPr>
      <w:r>
        <w:t>If you happen to lock a same file in our system, fret not, a message will be prompted to you indicating that the file you want to lock has already been locked.</w:t>
      </w:r>
    </w:p>
    <w:p w14:paraId="6A7F96A5" w14:textId="77777777" w:rsidR="00A203F3" w:rsidRPr="00E64523" w:rsidRDefault="00A203F3" w:rsidP="00E64523">
      <w:pPr>
        <w:jc w:val="center"/>
      </w:pPr>
    </w:p>
    <w:p w14:paraId="054BBF05" w14:textId="26D3C7E6" w:rsidR="00E64523" w:rsidRDefault="00D37B92" w:rsidP="00E64523">
      <w:pPr>
        <w:pStyle w:val="Heading2"/>
      </w:pPr>
      <w:bookmarkStart w:id="8" w:name="_Toc511226796"/>
      <w:r>
        <w:lastRenderedPageBreak/>
        <w:t>5.2. Unlock</w:t>
      </w:r>
      <w:bookmarkEnd w:id="8"/>
    </w:p>
    <w:p w14:paraId="25A88D2F" w14:textId="33707330" w:rsidR="00E6338B" w:rsidRDefault="00E6338B" w:rsidP="00E6338B">
      <w:pPr>
        <w:jc w:val="center"/>
      </w:pPr>
      <w:r>
        <w:rPr>
          <w:noProof/>
        </w:rPr>
        <w:drawing>
          <wp:inline distT="0" distB="0" distL="0" distR="0" wp14:anchorId="36B2776B" wp14:editId="5485DBC4">
            <wp:extent cx="4676775" cy="28616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97" cy="287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10F1" w14:textId="100D4A65" w:rsidR="00E6338B" w:rsidRDefault="00E6338B" w:rsidP="00E6338B">
      <w:pPr>
        <w:jc w:val="center"/>
      </w:pPr>
      <w:r>
        <w:t>This page will appear when you select our UNLOCK function. This page lets you select file from a directory in your computer which you want to unlock securely.</w:t>
      </w:r>
    </w:p>
    <w:p w14:paraId="7BFFB966" w14:textId="68EBBE62" w:rsidR="00E6338B" w:rsidRDefault="00E6338B" w:rsidP="00E633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C28DB5" wp14:editId="0728F283">
                <wp:simplePos x="0" y="0"/>
                <wp:positionH relativeFrom="page">
                  <wp:posOffset>5238750</wp:posOffset>
                </wp:positionH>
                <wp:positionV relativeFrom="paragraph">
                  <wp:posOffset>1807845</wp:posOffset>
                </wp:positionV>
                <wp:extent cx="1622425" cy="111442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2425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F5FF5" w14:textId="77777777" w:rsidR="00E6338B" w:rsidRDefault="00E6338B" w:rsidP="00E6338B">
                            <w:r>
                              <w:t>As you can see from the images on the left, you can select individual file in your selected 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8DB5" id="_x0000_s1028" type="#_x0000_t202" style="position:absolute;margin-left:412.5pt;margin-top:142.35pt;width:127.75pt;height:8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" filled="f" stroked="f">
                <v:textbox>
                  <w:txbxContent>
                    <w:p w14:paraId="6AAF5FF5" w14:textId="77777777" w:rsidR="00E6338B" w:rsidRDefault="00E6338B" w:rsidP="00E6338B">
                      <w:r>
                        <w:t>As you can see from the images on the left, you can select individual file in your selected directory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6A7AAB" wp14:editId="604E6F3E">
            <wp:extent cx="3910875" cy="2400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24" cy="241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2385" w14:textId="29DA853F" w:rsidR="00E6338B" w:rsidRDefault="00E6338B" w:rsidP="00E6338B">
      <w:r>
        <w:rPr>
          <w:noProof/>
        </w:rPr>
        <w:drawing>
          <wp:inline distT="0" distB="0" distL="0" distR="0" wp14:anchorId="71509F53" wp14:editId="2871CCF7">
            <wp:extent cx="3914775" cy="239570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533" cy="23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8DF0" w14:textId="3ADCDE0C" w:rsidR="00E6338B" w:rsidRDefault="00E6338B" w:rsidP="00E6338B">
      <w:pPr>
        <w:jc w:val="center"/>
      </w:pPr>
      <w:r>
        <w:rPr>
          <w:noProof/>
        </w:rPr>
        <w:lastRenderedPageBreak/>
        <w:drawing>
          <wp:inline distT="0" distB="0" distL="0" distR="0" wp14:anchorId="057B79B5" wp14:editId="11188600">
            <wp:extent cx="4267200" cy="26140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372" cy="262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E133" w14:textId="0378C79C" w:rsidR="00E6338B" w:rsidRDefault="00E6338B" w:rsidP="00E6338B">
      <w:pPr>
        <w:jc w:val="center"/>
      </w:pPr>
      <w:r>
        <w:t>After you decided to unlock the file in your path directory, a QRCode will appear and this is when you will need our mobile application to generate the OTP using the scanner.</w:t>
      </w:r>
    </w:p>
    <w:p w14:paraId="0A50257E" w14:textId="69B8760F" w:rsidR="00E6338B" w:rsidRDefault="00E6338B" w:rsidP="00E6338B">
      <w:pPr>
        <w:jc w:val="center"/>
      </w:pPr>
      <w:r>
        <w:t xml:space="preserve">The OTP in the QRCode is cryptographically secured and can only be decrypted using our mobile application scanner. </w:t>
      </w:r>
    </w:p>
    <w:p w14:paraId="64960A18" w14:textId="08443491" w:rsidR="00E6338B" w:rsidRDefault="00E6338B" w:rsidP="00E6338B">
      <w:pPr>
        <w:jc w:val="center"/>
      </w:pPr>
      <w:r>
        <w:rPr>
          <w:noProof/>
        </w:rPr>
        <w:drawing>
          <wp:inline distT="0" distB="0" distL="0" distR="0" wp14:anchorId="18652A89" wp14:editId="7C1D82F0">
            <wp:extent cx="4295775" cy="26309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27" cy="263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3603" w14:textId="77777777" w:rsidR="00E6338B" w:rsidRDefault="00E6338B" w:rsidP="00E6338B">
      <w:pPr>
        <w:jc w:val="center"/>
      </w:pPr>
      <w:r>
        <w:t>Enter the OTP that is generated from the scanner on our mobile application</w:t>
      </w:r>
    </w:p>
    <w:p w14:paraId="3BA14EC8" w14:textId="77777777" w:rsidR="00E6338B" w:rsidRDefault="00E6338B" w:rsidP="00E6338B">
      <w:pPr>
        <w:jc w:val="center"/>
      </w:pPr>
    </w:p>
    <w:p w14:paraId="2F01F0B2" w14:textId="18D74829" w:rsidR="00E6338B" w:rsidRDefault="00E6338B" w:rsidP="00E6338B">
      <w:pPr>
        <w:jc w:val="center"/>
      </w:pPr>
      <w:r>
        <w:rPr>
          <w:noProof/>
        </w:rPr>
        <w:lastRenderedPageBreak/>
        <w:drawing>
          <wp:inline distT="0" distB="0" distL="0" distR="0" wp14:anchorId="13F5D0A6" wp14:editId="226E2447">
            <wp:extent cx="4762500" cy="29307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31" cy="293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19A0" w14:textId="123C21E4" w:rsidR="00E6338B" w:rsidRDefault="00E6338B" w:rsidP="00A203F3">
      <w:pPr>
        <w:jc w:val="center"/>
      </w:pPr>
      <w:r>
        <w:t xml:space="preserve">Your file will be </w:t>
      </w:r>
      <w:r w:rsidR="00A203F3">
        <w:t>unlocked</w:t>
      </w:r>
      <w:r>
        <w:t xml:space="preserve"> by our system successfully. </w:t>
      </w:r>
    </w:p>
    <w:p w14:paraId="23277296" w14:textId="2EFF6062" w:rsidR="00E6338B" w:rsidRDefault="00E6338B" w:rsidP="00E6338B">
      <w:pPr>
        <w:jc w:val="center"/>
      </w:pPr>
      <w:r>
        <w:rPr>
          <w:noProof/>
        </w:rPr>
        <w:drawing>
          <wp:inline distT="0" distB="0" distL="0" distR="0" wp14:anchorId="264BDBFA" wp14:editId="35BF8458">
            <wp:extent cx="4505325" cy="27447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686" cy="274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55B7" w14:textId="7EE9B57A" w:rsidR="00E6338B" w:rsidRPr="00E6338B" w:rsidRDefault="00A203F3" w:rsidP="00AD7A42">
      <w:pPr>
        <w:jc w:val="center"/>
      </w:pPr>
      <w:r>
        <w:t>If you happen to unlock a same file in our system, fret not, a message will be prompted to you indicating that the file you want to unlock has not been locked.</w:t>
      </w:r>
    </w:p>
    <w:p w14:paraId="56958CF5" w14:textId="66E3F956" w:rsidR="00D37B92" w:rsidRDefault="00D37B92" w:rsidP="00D37B92">
      <w:pPr>
        <w:pStyle w:val="Heading2"/>
      </w:pPr>
      <w:bookmarkStart w:id="9" w:name="_Toc511226797"/>
      <w:r>
        <w:lastRenderedPageBreak/>
        <w:t>5.3. View File</w:t>
      </w:r>
      <w:bookmarkEnd w:id="9"/>
    </w:p>
    <w:p w14:paraId="52E1475C" w14:textId="3D5B237C" w:rsidR="00AD7A42" w:rsidRDefault="00AD7A42" w:rsidP="00AD7A42">
      <w:pPr>
        <w:jc w:val="center"/>
      </w:pPr>
      <w:r>
        <w:rPr>
          <w:noProof/>
        </w:rPr>
        <w:drawing>
          <wp:inline distT="0" distB="0" distL="0" distR="0" wp14:anchorId="4FAB9798" wp14:editId="32CB53D0">
            <wp:extent cx="4514850" cy="277471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577" cy="277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E7BE" w14:textId="2845A9FD" w:rsidR="00AD7A42" w:rsidRDefault="00AD7A42" w:rsidP="00AD7A42">
      <w:pPr>
        <w:jc w:val="center"/>
      </w:pPr>
      <w:r>
        <w:t xml:space="preserve">This page will appear when you select our VIEW FILE function. This page lets you search for the status of a file by name. </w:t>
      </w:r>
    </w:p>
    <w:p w14:paraId="6C6D2C7A" w14:textId="4E757C21" w:rsidR="00AD7A42" w:rsidRDefault="004A669B" w:rsidP="00AD7A42">
      <w:pPr>
        <w:jc w:val="center"/>
      </w:pPr>
      <w:r>
        <w:rPr>
          <w:noProof/>
        </w:rPr>
        <w:drawing>
          <wp:inline distT="0" distB="0" distL="0" distR="0" wp14:anchorId="4C07033D" wp14:editId="53F08D9C">
            <wp:extent cx="4371975" cy="2683300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97" cy="269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CB65" w14:textId="330B3781" w:rsidR="004A669B" w:rsidRDefault="004A669B" w:rsidP="00AD7A42">
      <w:pPr>
        <w:jc w:val="center"/>
      </w:pPr>
      <w:r>
        <w:t>Enter the name of the file you want to search</w:t>
      </w:r>
    </w:p>
    <w:p w14:paraId="505D2428" w14:textId="74447DBC" w:rsidR="004A669B" w:rsidRDefault="004A669B" w:rsidP="00AD7A42">
      <w:pPr>
        <w:jc w:val="center"/>
      </w:pPr>
      <w:r>
        <w:rPr>
          <w:noProof/>
        </w:rPr>
        <w:lastRenderedPageBreak/>
        <w:drawing>
          <wp:inline distT="0" distB="0" distL="0" distR="0" wp14:anchorId="3E2C857F" wp14:editId="3B277872">
            <wp:extent cx="4429125" cy="27090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56" cy="27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8AB7" w14:textId="4738064D" w:rsidR="004A669B" w:rsidRPr="00AD7A42" w:rsidRDefault="004A669B" w:rsidP="00AD7A42">
      <w:pPr>
        <w:jc w:val="center"/>
      </w:pPr>
      <w:r>
        <w:t xml:space="preserve">When the name of the file is valid, the search result will be shown indicating the file directory and the status. </w:t>
      </w:r>
    </w:p>
    <w:p w14:paraId="424D6414" w14:textId="4B569363" w:rsidR="00EC7472" w:rsidRDefault="00D37B92" w:rsidP="00EC7472">
      <w:pPr>
        <w:pStyle w:val="Heading2"/>
      </w:pPr>
      <w:bookmarkStart w:id="10" w:name="_Toc511226798"/>
      <w:r>
        <w:t>5.4. View History</w:t>
      </w:r>
      <w:bookmarkEnd w:id="10"/>
    </w:p>
    <w:p w14:paraId="53610785" w14:textId="7C7DA70E" w:rsidR="004A669B" w:rsidRDefault="004A669B" w:rsidP="004A669B">
      <w:pPr>
        <w:jc w:val="center"/>
      </w:pPr>
      <w:r>
        <w:rPr>
          <w:noProof/>
        </w:rPr>
        <w:drawing>
          <wp:inline distT="0" distB="0" distL="0" distR="0" wp14:anchorId="46E15F49" wp14:editId="70E68B14">
            <wp:extent cx="4543425" cy="27856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10" cy="27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8959" w14:textId="794C6577" w:rsidR="004A669B" w:rsidRDefault="004A669B" w:rsidP="004A669B">
      <w:pPr>
        <w:jc w:val="center"/>
      </w:pPr>
      <w:r>
        <w:t>This page will appear when you select our VIEW HISTORY function. This page lets you search for file histories and login histories by date</w:t>
      </w:r>
    </w:p>
    <w:p w14:paraId="7B7EC8C8" w14:textId="49D27DF0" w:rsidR="004A669B" w:rsidRDefault="005B1EB2" w:rsidP="005B1EB2">
      <w:pPr>
        <w:pStyle w:val="Heading3"/>
      </w:pPr>
      <w:bookmarkStart w:id="11" w:name="_Toc511226799"/>
      <w:r>
        <w:lastRenderedPageBreak/>
        <w:t>5.4.1 View File History by Date</w:t>
      </w:r>
      <w:bookmarkEnd w:id="11"/>
    </w:p>
    <w:p w14:paraId="2B3643D8" w14:textId="6AF01962" w:rsidR="005B771A" w:rsidRDefault="005B771A" w:rsidP="005B771A">
      <w:pPr>
        <w:jc w:val="center"/>
      </w:pPr>
      <w:r>
        <w:rPr>
          <w:noProof/>
        </w:rPr>
        <w:drawing>
          <wp:inline distT="0" distB="0" distL="0" distR="0" wp14:anchorId="6363E04C" wp14:editId="0A333E77">
            <wp:extent cx="4762500" cy="29046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888" cy="291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A500" w14:textId="6D4019EC" w:rsidR="005B771A" w:rsidRDefault="005B771A" w:rsidP="005B771A">
      <w:pPr>
        <w:jc w:val="center"/>
      </w:pPr>
      <w:r>
        <w:t>Using the drop-down calendar, you can select the dates you want to search the files by.</w:t>
      </w:r>
    </w:p>
    <w:p w14:paraId="6197D358" w14:textId="6FD4DA38" w:rsidR="005B771A" w:rsidRDefault="005B771A" w:rsidP="005B771A">
      <w:pPr>
        <w:jc w:val="center"/>
      </w:pPr>
      <w:r>
        <w:rPr>
          <w:noProof/>
        </w:rPr>
        <w:drawing>
          <wp:inline distT="0" distB="0" distL="0" distR="0" wp14:anchorId="170460DD" wp14:editId="205ECC6B">
            <wp:extent cx="4781550" cy="294338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89" cy="294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7CC5" w14:textId="281BB601" w:rsidR="005B771A" w:rsidRPr="005B771A" w:rsidRDefault="005B771A" w:rsidP="005B771A">
      <w:pPr>
        <w:jc w:val="center"/>
      </w:pPr>
      <w:r>
        <w:t xml:space="preserve">After selecting the dates successful, </w:t>
      </w:r>
      <w:r w:rsidR="003559F6">
        <w:t>the search results will appear and indicating the actions done on files on the dates.</w:t>
      </w:r>
    </w:p>
    <w:p w14:paraId="1AFA9335" w14:textId="4A22197B" w:rsidR="005B1EB2" w:rsidRDefault="005B1EB2" w:rsidP="005B1EB2">
      <w:pPr>
        <w:pStyle w:val="Heading3"/>
      </w:pPr>
      <w:bookmarkStart w:id="12" w:name="_Toc511226800"/>
      <w:r>
        <w:lastRenderedPageBreak/>
        <w:t>5.4.2 View Login History by Date</w:t>
      </w:r>
      <w:bookmarkEnd w:id="12"/>
    </w:p>
    <w:p w14:paraId="19386AB6" w14:textId="528FA8F1" w:rsidR="003559F6" w:rsidRDefault="003559F6" w:rsidP="003559F6">
      <w:pPr>
        <w:jc w:val="center"/>
      </w:pPr>
      <w:r>
        <w:rPr>
          <w:noProof/>
        </w:rPr>
        <w:drawing>
          <wp:inline distT="0" distB="0" distL="0" distR="0" wp14:anchorId="774DA409" wp14:editId="4DD72ABE">
            <wp:extent cx="4835537" cy="29718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02" cy="297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C57F" w14:textId="02EE23A7" w:rsidR="003559F6" w:rsidRDefault="003559F6" w:rsidP="003559F6">
      <w:pPr>
        <w:jc w:val="center"/>
      </w:pPr>
      <w:r>
        <w:t>Using the drop-down calendar, you can select the dates you want to search the login histories done by your account.</w:t>
      </w:r>
    </w:p>
    <w:p w14:paraId="6C51114C" w14:textId="5B33DFC3" w:rsidR="003559F6" w:rsidRDefault="003559F6" w:rsidP="003559F6">
      <w:pPr>
        <w:jc w:val="center"/>
      </w:pPr>
      <w:r>
        <w:rPr>
          <w:noProof/>
        </w:rPr>
        <w:drawing>
          <wp:inline distT="0" distB="0" distL="0" distR="0" wp14:anchorId="51935B3A" wp14:editId="4FB6BC6C">
            <wp:extent cx="4829175" cy="29537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38" cy="29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BC65" w14:textId="0BD59929" w:rsidR="003559F6" w:rsidRPr="005B771A" w:rsidRDefault="003559F6" w:rsidP="003559F6">
      <w:pPr>
        <w:jc w:val="center"/>
      </w:pPr>
      <w:r>
        <w:t>After selecting the dates successful, the search results of your past logins and logouts will appear.</w:t>
      </w:r>
    </w:p>
    <w:p w14:paraId="701C3346" w14:textId="77777777" w:rsidR="003559F6" w:rsidRPr="003559F6" w:rsidRDefault="003559F6" w:rsidP="003559F6">
      <w:pPr>
        <w:jc w:val="center"/>
      </w:pPr>
    </w:p>
    <w:p w14:paraId="2E051B46" w14:textId="2F475049" w:rsidR="00D37B92" w:rsidRDefault="00D37B92" w:rsidP="00D37B92">
      <w:pPr>
        <w:pStyle w:val="Heading1"/>
      </w:pPr>
      <w:bookmarkStart w:id="13" w:name="_Toc511226801"/>
      <w:r>
        <w:lastRenderedPageBreak/>
        <w:t xml:space="preserve">6. </w:t>
      </w:r>
      <w:r w:rsidR="003559F6">
        <w:t>Change Password</w:t>
      </w:r>
      <w:bookmarkEnd w:id="13"/>
    </w:p>
    <w:p w14:paraId="5DDFDABB" w14:textId="5555D62F" w:rsidR="00440D12" w:rsidRDefault="00440D12" w:rsidP="00440D12">
      <w:pPr>
        <w:jc w:val="center"/>
      </w:pPr>
      <w:r>
        <w:rPr>
          <w:noProof/>
        </w:rPr>
        <w:drawing>
          <wp:inline distT="0" distB="0" distL="0" distR="0" wp14:anchorId="6875F08F" wp14:editId="39F3B43A">
            <wp:extent cx="4774479" cy="292417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402" cy="29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250A" w14:textId="558B5538" w:rsidR="00440D12" w:rsidRDefault="00440D12" w:rsidP="00440D12">
      <w:pPr>
        <w:jc w:val="center"/>
      </w:pPr>
      <w:r>
        <w:t>This page will appear when you select our CHANGE PASSWORD function. This page lets you change your existing password to a new desired password.</w:t>
      </w:r>
    </w:p>
    <w:p w14:paraId="59069CFE" w14:textId="7B7E564A" w:rsidR="00440D12" w:rsidRDefault="00440D12" w:rsidP="00440D12">
      <w:pPr>
        <w:jc w:val="center"/>
      </w:pPr>
      <w:r>
        <w:rPr>
          <w:noProof/>
        </w:rPr>
        <w:drawing>
          <wp:inline distT="0" distB="0" distL="0" distR="0" wp14:anchorId="79BB4BF9" wp14:editId="49C73D0F">
            <wp:extent cx="4705350" cy="2890594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66" cy="28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6007" w14:textId="39D5087F" w:rsidR="00440D12" w:rsidRDefault="00440D12" w:rsidP="00440D12">
      <w:pPr>
        <w:jc w:val="center"/>
      </w:pPr>
      <w:r>
        <w:t xml:space="preserve">If the password you entered for the new password and confirm password does not match, a prompt message will appear indicating the mismatch and your password will not be changed. </w:t>
      </w:r>
    </w:p>
    <w:p w14:paraId="242D435C" w14:textId="2E8B4370" w:rsidR="00440D12" w:rsidRDefault="00440D12" w:rsidP="00440D12">
      <w:pPr>
        <w:jc w:val="center"/>
      </w:pPr>
      <w:r>
        <w:rPr>
          <w:noProof/>
        </w:rPr>
        <w:lastRenderedPageBreak/>
        <w:drawing>
          <wp:inline distT="0" distB="0" distL="0" distR="0" wp14:anchorId="2FD5CDB0" wp14:editId="33CF1381">
            <wp:extent cx="4533900" cy="2773162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522" cy="277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C4D7" w14:textId="22C730E4" w:rsidR="00440D12" w:rsidRDefault="00440D12" w:rsidP="00440D12">
      <w:pPr>
        <w:jc w:val="center"/>
      </w:pPr>
      <w:r>
        <w:t xml:space="preserve">If the password you entered for the current password does not match with the record on our database, a prompt message will appear indicating the mismatch and your password will not be changed. </w:t>
      </w:r>
    </w:p>
    <w:p w14:paraId="2FA6FD93" w14:textId="18C847E9" w:rsidR="00440D12" w:rsidRDefault="00440D12" w:rsidP="00440D12">
      <w:pPr>
        <w:jc w:val="center"/>
      </w:pPr>
      <w:r>
        <w:rPr>
          <w:noProof/>
        </w:rPr>
        <w:drawing>
          <wp:inline distT="0" distB="0" distL="0" distR="0" wp14:anchorId="18B8DE14" wp14:editId="4325B61D">
            <wp:extent cx="4619625" cy="28255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6" cy="283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7329" w14:textId="4053B6B3" w:rsidR="00440D12" w:rsidRPr="00440D12" w:rsidRDefault="00440D12" w:rsidP="00440D12">
      <w:pPr>
        <w:jc w:val="center"/>
      </w:pPr>
      <w:r>
        <w:t>When you entered the password credentials correctly, your password will be successfully changed and updated in our database.</w:t>
      </w:r>
    </w:p>
    <w:sectPr w:rsidR="00440D12" w:rsidRPr="00440D12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86D75" w14:textId="77777777" w:rsidR="000272A3" w:rsidRDefault="000272A3" w:rsidP="00EC7472">
      <w:pPr>
        <w:spacing w:after="0" w:line="240" w:lineRule="auto"/>
      </w:pPr>
      <w:r>
        <w:separator/>
      </w:r>
    </w:p>
  </w:endnote>
  <w:endnote w:type="continuationSeparator" w:id="0">
    <w:p w14:paraId="4ECAACE8" w14:textId="77777777" w:rsidR="000272A3" w:rsidRDefault="000272A3" w:rsidP="00EC7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CF313" w14:textId="77777777" w:rsidR="000272A3" w:rsidRDefault="000272A3" w:rsidP="00EC7472">
      <w:pPr>
        <w:spacing w:after="0" w:line="240" w:lineRule="auto"/>
      </w:pPr>
      <w:r>
        <w:separator/>
      </w:r>
    </w:p>
  </w:footnote>
  <w:footnote w:type="continuationSeparator" w:id="0">
    <w:p w14:paraId="3CFFA7C9" w14:textId="77777777" w:rsidR="000272A3" w:rsidRDefault="000272A3" w:rsidP="00EC7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30567A" w14:textId="77777777" w:rsidR="00EC7472" w:rsidRDefault="00EC7472">
    <w:pPr>
      <w:pStyle w:val="Header"/>
    </w:pPr>
    <w:r>
      <w:t>Go2FA</w:t>
    </w:r>
    <w:r>
      <w:tab/>
    </w:r>
    <w:r>
      <w:tab/>
      <w:t>User Manual</w:t>
    </w:r>
  </w:p>
  <w:p w14:paraId="7D72791B" w14:textId="77777777" w:rsidR="00EC7472" w:rsidRDefault="00EC74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5587D"/>
    <w:multiLevelType w:val="multilevel"/>
    <w:tmpl w:val="07F80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eihao">
    <w15:presenceInfo w15:providerId="None" w15:userId="Weiha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B92"/>
    <w:rsid w:val="000272A3"/>
    <w:rsid w:val="000C372B"/>
    <w:rsid w:val="002628E7"/>
    <w:rsid w:val="00352DAA"/>
    <w:rsid w:val="003559F6"/>
    <w:rsid w:val="00385481"/>
    <w:rsid w:val="003938E0"/>
    <w:rsid w:val="00440D12"/>
    <w:rsid w:val="00496FD5"/>
    <w:rsid w:val="004A669B"/>
    <w:rsid w:val="005B1EB2"/>
    <w:rsid w:val="005B771A"/>
    <w:rsid w:val="006013C3"/>
    <w:rsid w:val="00780E13"/>
    <w:rsid w:val="008308E8"/>
    <w:rsid w:val="00841068"/>
    <w:rsid w:val="00870FEF"/>
    <w:rsid w:val="00892374"/>
    <w:rsid w:val="009676D5"/>
    <w:rsid w:val="009A0519"/>
    <w:rsid w:val="00A16035"/>
    <w:rsid w:val="00A203F3"/>
    <w:rsid w:val="00A43A17"/>
    <w:rsid w:val="00A743D6"/>
    <w:rsid w:val="00AD7A42"/>
    <w:rsid w:val="00BB5B19"/>
    <w:rsid w:val="00C3300D"/>
    <w:rsid w:val="00C93364"/>
    <w:rsid w:val="00D11AE1"/>
    <w:rsid w:val="00D20649"/>
    <w:rsid w:val="00D37B92"/>
    <w:rsid w:val="00DC222B"/>
    <w:rsid w:val="00E6338B"/>
    <w:rsid w:val="00E64523"/>
    <w:rsid w:val="00EC7472"/>
    <w:rsid w:val="00F7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FAAFD"/>
  <w15:chartTrackingRefBased/>
  <w15:docId w15:val="{CF2BEE3F-238E-4DA7-A4A5-C8D62A9AF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B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1E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7B92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37B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C74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74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C747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7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472"/>
  </w:style>
  <w:style w:type="paragraph" w:styleId="Footer">
    <w:name w:val="footer"/>
    <w:basedOn w:val="Normal"/>
    <w:link w:val="FooterChar"/>
    <w:uiPriority w:val="99"/>
    <w:unhideWhenUsed/>
    <w:rsid w:val="00EC7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472"/>
  </w:style>
  <w:style w:type="table" w:styleId="TableGrid">
    <w:name w:val="Table Grid"/>
    <w:basedOn w:val="TableNormal"/>
    <w:uiPriority w:val="39"/>
    <w:rsid w:val="00892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854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54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54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54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54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4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481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B1E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B771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48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DF2A39A-D37F-4639-95C8-55080E2A7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871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Weihao</dc:creator>
  <cp:keywords/>
  <dc:description/>
  <cp:lastModifiedBy>Weihao</cp:lastModifiedBy>
  <cp:revision>17</cp:revision>
  <cp:lastPrinted>2018-04-12T06:09:00Z</cp:lastPrinted>
  <dcterms:created xsi:type="dcterms:W3CDTF">2018-04-11T08:22:00Z</dcterms:created>
  <dcterms:modified xsi:type="dcterms:W3CDTF">2018-04-12T06:09:00Z</dcterms:modified>
</cp:coreProperties>
</file>